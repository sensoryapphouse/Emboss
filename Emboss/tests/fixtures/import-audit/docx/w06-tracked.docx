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mc:Ignorable="w14">
  <w:body>
    <w:p>
      <w:r>
        <w:t xml:space="preserve">Accepted view: keep </w:t>
      </w:r>
      <w:ins w:id="1" w:author="Editor" w:date="2026-09-30T09:00:00Z">
        <w:r>
          <w:t>alphainserted</w:t>
        </w:r>
      </w:ins>
      <w:r>
        <w:t xml:space="preserve"> and </w:t>
      </w:r>
      <w:del w:id="2" w:author="Editor" w:date="2026-09-30T09:00:00Z">
        <w:r>
          <w:delText>alphadeleted</w:delText>
        </w:r>
      </w:del>
      <w:r>
        <w:t xml:space="preserve"> tail.</w:t>
      </w:r>
    </w:p>
    <w:p>
      <w:r>
        <w:t xml:space="preserve">Moved: </w:t>
      </w:r>
      <w:moveFromRangeStart w:id="10" w:name="move1"/>
      <w:moveFrom w:id="3" w:author="Editor" w:date="2026-09-30T09:00:00Z">
        <w:r>
          <w:t>alphamovedfrom</w:t>
        </w:r>
      </w:moveFrom>
      <w:moveFromRangeEnd w:id="10"/>
      <w:r>
        <w:t xml:space="preserve"> middle </w:t>
      </w:r>
      <w:moveToRangeStart w:id="11" w:name="move1"/>
      <w:moveTo w:id="4" w:author="Editor" w:date="2026-09-30T09:00:00Z">
        <w:r>
          <w:t>alphamovedto</w:t>
        </w:r>
      </w:moveTo>
      <w:moveToRangeEnd w:id="11"/>
    </w:p>
    <w:p>
      <w:pPr>
        <w:rPr>
          <w:del w:id="5" w:author="Editor" w:date="2026-09-30T09:00:00Z"/>
        </w:rPr>
      </w:pPr>
      <w:del w:id="6" w:author="Editor" w:date="2026-09-30T09:00:00Z">
        <w:r>
          <w:delText>alphawholedeleted paragraph</w:delText>
        </w:r>
      </w:del>
    </w:p>
    <w:p>
      <w:r>
        <w:t xml:space="preserve">Kept paragraph after the deleted one alphakept.</w:t>
      </w:r>
    </w:p>
    <w:p>
      <w:r>
        <w:t xml:space="preserve">Format change: </w:t>
      </w:r>
      <w:r>
        <w:rPr>
          <w:b/>
          <w:rPrChange w:id="7" w:author="Editor" w:date="2026-09-30T09:00:00Z">
            <w:rPr/>
          </w:rPrChange>
        </w:rPr>
        <w:t>alphaformatchange</w:t>
      </w:r>
    </w:p>
    <w:p>
      <w:pPr>
        <w:rPr>
          <w:ins w:id="8" w:author="Editor" w:date="2026-09-30T09:00:00Z"/>
        </w:rPr>
      </w:pPr>
      <w:ins w:id="9" w:author="Editor" w:date="2026-09-30T09:00:00Z">
        <w:r>
          <w:t>alphawholeinserted paragraph</w:t>
        </w:r>
      </w:ins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n-GB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paragraph" w:styleId="Title">
    <w:name w:val="Title"/>
    <w:basedOn w:val="Normal"/>
    <w:next w:val="Normal"/>
    <w:qFormat/>
    <w:rPr>
      <w:sz w:val="56"/>
    </w:rPr>
  </w:style>
  <w:style w:type="paragraph" w:styleId="Subtitle">
    <w:name w:val="Subtitle"/>
    <w:basedOn w:val="Normal"/>
    <w:next w:val="Normal"/>
    <w:qFormat/>
    <w:rPr>
      <w:i/>
    </w:rPr>
  </w:style>
  <w:style w:type="paragraph" w:styleId="Quote">
    <w:name w:val="Quote"/>
    <w:basedOn w:val="Normal"/>
    <w:next w:val="Normal"/>
    <w:qFormat/>
    <w:pPr>
      <w:ind w:left="864" w:right="864"/>
    </w:pPr>
    <w:rPr>
      <w:i/>
    </w:rPr>
  </w:style>
  <w:style w:type="paragraph" w:styleId="IntenseQuote">
    <w:name w:val="Intense Quote"/>
    <w:basedOn w:val="Normal"/>
    <w:next w:val="Normal"/>
    <w:qFormat/>
    <w:pPr>
      <w:ind w:left="864" w:right="864"/>
    </w:pPr>
    <w:rPr>
      <w:b/>
      <w:i/>
    </w:rPr>
  </w:style>
  <w:style w:type="paragraph" w:styleId="BlockText">
    <w:name w:val="Block Text"/>
    <w:basedOn w:val="Normal"/>
    <w:pPr>
      <w:ind w:left="1440" w:right="1440"/>
    </w:pPr>
  </w:style>
  <w:style w:type="paragraph" w:styleId="ListParagraph">
    <w:name w:val="List Paragraph"/>
    <w:basedOn w:val="Normal"/>
    <w:qFormat/>
    <w:pPr>
      <w:ind w:left="720"/>
    </w:pPr>
  </w:style>
  <w:style w:type="paragraph" w:styleId="Caption">
    <w:name w:val="caption"/>
    <w:basedOn w:val="Normal"/>
    <w:next w:val="Normal"/>
    <w:qFormat/>
    <w:rPr>
      <w:i/>
      <w:sz w:val="18"/>
    </w:rPr>
  </w:style>
  <w:style w:type="paragraph" w:styleId="FootnoteText">
    <w:name w:val="footnote text"/>
    <w:basedOn w:val="Normal"/>
    <w:rPr>
      <w:sz w:val="20"/>
    </w:rPr>
  </w:style>
  <w:style w:type="paragraph" w:styleId="EndnoteText">
    <w:name w:val="endnote text"/>
    <w:basedOn w:val="Normal"/>
    <w:rPr>
      <w:sz w:val="20"/>
    </w:rPr>
  </w:style>
  <w:style w:type="paragraph" w:styleId="CommentText">
    <w:name w:val="annotation text"/>
    <w:basedOn w:val="Normal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TOC1">
    <w:name w:val="toc 1"/>
    <w:basedOn w:val="Normal"/>
  </w:style>
  <w:style w:type="paragraph" w:styleId="SourceCode">
    <w:name w:val="Source Code"/>
    <w:basedOn w:val="Normal"/>
    <w:rPr>
      <w:rFonts w:ascii="Consolas" w:hAnsi="Consolas"/>
    </w:r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qFormat/>
    <w:rPr>
      <w:b/>
    </w:rPr>
  </w:style>
  <w:style w:type="character" w:styleId="Emphasis">
    <w:name w:val="Emphasis"/>
    <w:qFormat/>
    <w:rPr>
      <w:i/>
    </w:rPr>
  </w:style>
  <w:style w:type="table" w:default="1" w:styleId="TableNormal">
    <w:name w:val="Normal Table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