
<file path=[Content_Types].xml><?xml version="1.0" encoding="utf-8"?>
<Types xmlns="http://schemas.openxmlformats.org/package/2006/content-types"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Title"/>
      </w:pPr>
      <w:r>
        <w:t xml:space="preserve">The Document Title</w:t>
      </w:r>
    </w:p>
    <w:p>
      <w:pPr>
        <w:pStyle w:val="Heading1"/>
      </w:pPr>
      <w:r>
        <w:t xml:space="preserve">Chapter One</w:t>
      </w:r>
    </w:p>
    <w:p>
      <w:r>
        <w:t xml:space="preserve">Plain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and </w:t>
      </w:r>
      <w:r>
        <w:rPr>
          <w:u w:val="single"/>
        </w:rPr>
        <w:t xml:space="preserve">under</w:t>
      </w:r>
      <w:r>
        <w:t xml:space="preserve">, H</w:t>
      </w:r>
      <w:r>
        <w:rPr>
          <w:vertAlign w:val="subscript"/>
        </w:rPr>
        <w:t xml:space="preserve">2</w:t>
      </w:r>
      <w:r>
        <w:t xml:space="preserve">O, x</w:t>
      </w:r>
      <w:r>
        <w:rPr>
          <w:vertAlign w:val="superscript"/>
        </w:rPr>
        <w:t xml:space="preserve">2</w:t>
      </w:r>
      <w:r>
        <w:t xml:space="preserve">.</w:t>
      </w:r>
    </w:p>
    <w:p>
      <w:r>
        <w:t xml:space="preserve">A note</w:t>
      </w:r>
      <w:r>
        <w:rPr>
          <w:rStyle w:val="FootnoteReference"/>
        </w:rPr>
        <w:footnoteReference w:id="1"/>
      </w:r>
      <w:r>
        <w:t xml:space="preserve"> and an end</w:t>
      </w:r>
      <w:r>
        <w:rPr>
          <w:rStyle w:val="EndnoteReference"/>
        </w:rPr>
        <w:endnoteReference w:id="1"/>
      </w:r>
      <w:r>
        <w:t xml:space="preserve">.</w:t>
      </w:r>
    </w:p>
    <w:p>
      <w:pPr>
        <w:pStyle w:val="Heading2"/>
      </w:pPr>
      <w:r>
        <w:t xml:space="preserve">Section</w:t>
      </w:r>
    </w:p>
    <w:p>
      <w:pPr>
        <w:numPr>
          <w:ilvl w:val="0"/>
          <w:numId w:val="1"/>
        </w:numPr>
      </w:pPr>
      <w:r>
        <w:t xml:space="preserve">First</w:t>
      </w:r>
    </w:p>
    <w:p>
      <w:pPr>
        <w:numPr>
          <w:ilvl w:val="0"/>
          <w:numId w:val="1"/>
        </w:numPr>
      </w:pPr>
      <w:r>
        <w:t xml:space="preserve">Second</w:t>
      </w:r>
    </w:p>
    <w:p>
      <w:pPr>
        <w:numPr>
          <w:ilvl w:val="1"/>
          <w:numId w:val="1"/>
        </w:numPr>
      </w:pPr>
      <w:r>
        <w:t xml:space="preserve">Nested</w:t>
      </w:r>
    </w:p>
    <w:p>
      <w:pPr>
        <w:numPr>
          <w:ilvl w:val="0"/>
          <w:numId w:val="1"/>
        </w:numPr>
      </w:pPr>
      <w:r>
        <w:t xml:space="preserve">Third</w:t>
      </w:r>
    </w:p>
    <w:p>
      <w:r>
        <w:t xml:space="preserve">Between the lists.</w:t>
      </w:r>
    </w:p>
    <w:p>
      <w:pPr>
        <w:numPr>
          <w:ilvl w:val="0"/>
          <w:numId w:val="2"/>
        </w:numPr>
      </w:pPr>
      <w:r>
        <w:t xml:space="preserve">Bullet one</w:t>
      </w:r>
    </w:p>
    <w:p>
      <w:pPr>
        <w:numPr>
          <w:ilvl w:val="0"/>
          <w:numId w:val="2"/>
        </w:numPr>
      </w:pPr>
      <w:r>
        <w:t xml:space="preserve">Bullet two</w:t>
      </w:r>
    </w:p>
    <w:tbl>
      <w:tblGrid>
        <w:gridCol w:w="2000"/>
        <w:gridCol w:w="2000"/>
      </w:tblGrid>
      <w:tr>
        <w:tc>
          <w:p>
            <w:r>
              <w:t xml:space="preserve">Name</w:t>
            </w:r>
          </w:p>
        </w:tc>
        <w:tc>
          <w:p>
            <w:r>
              <w:t xml:space="preserve">Age</w:t>
            </w:r>
          </w:p>
        </w:tc>
      </w:tr>
      <w:tr>
        <w:tc>
          <w:p>
            <w:r>
              <w:t xml:space="preserve">Ann</w:t>
            </w:r>
          </w:p>
        </w:tc>
        <w:tc>
          <w:p>
            <w:r>
              <w:rPr>
                <w:b/>
              </w:rPr>
              <w:t xml:space="preserve">30</w:t>
            </w:r>
          </w:p>
        </w:tc>
      </w:tr>
      <w:tr>
        <w:tc>
          <w:tcPr>
            <w:gridSpan w:val="2"/>
          </w:tcPr>
          <w:p>
            <w:r>
              <w:t xml:space="preserve">Wide</w:t>
            </w:r>
          </w:p>
        </w:tc>
      </w:tr>
    </w:tbl>
    <w:p>
      <w:r>
        <w:t xml:space="preserve">Visit </w:t>
      </w:r>
      <w:hyperlink r:id="rId10">
        <w:r>
          <w:rPr>
            <w:rStyle w:val="Hyperlink"/>
          </w:rPr>
          <w:t xml:space="preserve">our site</w:t>
        </w:r>
      </w:hyperlink>
      <w:r>
        <w:t xml:space="preserve"> now.</w:t>
      </w:r>
    </w:p>
    <w:p>
      <w:r>
        <w:t xml:space="preserve">Tab</w:t>
      </w:r>
      <w:r>
        <w:tab/>
      </w:r>
      <w:r>
        <w:t xml:space="preserve">bed</w:t>
      </w:r>
      <w:r>
        <w:br/>
      </w:r>
      <w:r>
        <w:t xml:space="preserve">line</w:t>
      </w:r>
      <w:r>
        <w:noBreakHyphen/>
      </w:r>
      <w:r>
        <w:t xml:space="preserve">x</w:t>
      </w:r>
      <w:r>
        <w:softHyphen/>
      </w:r>
      <w:r>
        <w:t xml:space="preserve">y </w:t>
      </w:r>
      <w:r>
        <w:sym w:font="Symbol" w:char="F061"/>
      </w:r>
    </w:p>
    <w:p>
      <w:r>
        <w:t xml:space="preserve">Keep </w:t>
      </w:r>
      <w:del w:id="1" w:author="a">
        <w:r>
          <w:delText xml:space="preserve">gone</w:delText>
        </w:r>
      </w:del>
      <w:ins w:id="1" w:author="a">
        <w:r>
          <w:t xml:space="preserve">added</w:t>
        </w:r>
      </w:ins>
      <w:r>
        <w:t xml:space="preserve"> </w:t>
      </w:r>
      <w:r>
        <w:rPr>
          <w:vanish/>
        </w:rPr>
        <w:t xml:space="preserve">secret</w:t>
      </w:r>
      <w:r>
        <w:t xml:space="preserve">end </w:t>
      </w:r>
      <w:r>
        <w:rPr>
          <w:caps/>
        </w:rPr>
        <w:t xml:space="preserve">caps</w:t>
      </w:r>
      <w:r>
        <w:t xml:space="preserve"> </w:t>
      </w:r>
      <w:r>
        <w:rPr>
          <w:smallCaps/>
        </w:rPr>
        <w:t xml:space="preserve">small</w:t>
      </w:r>
    </w:p>
    <w:p>
      <w:r>
        <w:t xml:space="preserve">Field: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XE "index entry" </w:instrText>
      </w:r>
      <w:r>
        <w:fldChar w:fldCharType="end"/>
      </w:r>
      <w:r>
        <w:t xml:space="preserve">done</w:t>
      </w:r>
    </w:p>
    <w:p>
      <w:r>
        <w:t xml:space="preserve">Crossed </w:t>
      </w:r>
      <w:r>
        <w:rPr>
          <w:strike/>
        </w:rPr>
        <w:t xml:space="preserve">out</w:t>
      </w:r>
      <w:r>
        <w:t xml:space="preserve"> text.</w:t>
      </w:r>
    </w:p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 xml:space="preserve">Endnote </w:t>
      </w:r>
      <w:r>
        <w:rPr>
          <w:i/>
        </w:rPr>
        <w:t xml:space="preserve">one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text.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  <w:lvl w:ilvl="2">
      <w:start w:val="1"/>
      <w:numFmt w:val="lowerLetter"/>
      <w:lvlText w:val="%2)"/>
    </w:lvl>
    <w:lvl w:ilvl="3">
      <w:start w:val="1"/>
      <w:numFmt w:val="lowerLetter"/>
      <w:lvlText w:val="%2)"/>
    </w:lvl>
    <w:lvl w:ilvl="4">
      <w:start w:val="1"/>
      <w:numFmt w:val="lowerLetter"/>
      <w:lvlText w:val="%2)"/>
    </w:lvl>
    <w:lvl w:ilvl="5">
      <w:start w:val="1"/>
      <w:numFmt w:val="lowerLetter"/>
      <w:lvlText w:val="%2)"/>
    </w:lvl>
    <w:lvl w:ilvl="6">
      <w:start w:val="1"/>
      <w:numFmt w:val="lowerLetter"/>
      <w:lvlText w:val="%2)"/>
    </w:lvl>
    <w:lvl w:ilvl="7">
      <w:start w:val="1"/>
      <w:numFmt w:val="lowerLetter"/>
      <w:lvlText w:val="%2)"/>
    </w:lvl>
    <w:lvl w:ilvl="8">
      <w:start w:val="1"/>
      <w:numFmt w:val="lowerLetter"/>
      <w:lvlText w:val="%2)"/>
    </w:lvl>
  </w:abstractNum>
  <w:abstractNum w:abstractNumId="1">
    <w:lvl w:ilvl="0">
      <w:start w:val="1"/>
      <w:numFmt w:val="bullet"/>
      <w:lvlText w:val=""/>
    </w:lvl>
    <w:lvl w:ilvl="1">
      <w:start w:val="1"/>
      <w:numFmt w:val="bullet"/>
      <w:lvlText w:val=""/>
    </w:lvl>
    <w:lvl w:ilvl="2">
      <w:start w:val="1"/>
      <w:numFmt w:val="bullet"/>
      <w:lvlText w:val=""/>
    </w:lvl>
    <w:lvl w:ilvl="3">
      <w:start w:val="1"/>
      <w:numFmt w:val="bullet"/>
      <w:lvlText w:val=""/>
    </w:lvl>
    <w:lvl w:ilvl="4">
      <w:start w:val="1"/>
      <w:numFmt w:val="bullet"/>
      <w:lvlText w:val=""/>
    </w:lvl>
    <w:lvl w:ilvl="5">
      <w:start w:val="1"/>
      <w:numFmt w:val="bullet"/>
      <w:lvlText w:val=""/>
    </w:lvl>
    <w:lvl w:ilvl="6">
      <w:start w:val="1"/>
      <w:numFmt w:val="bullet"/>
      <w:lvlText w:val=""/>
    </w:lvl>
    <w:lvl w:ilvl="7">
      <w:start w:val="1"/>
      <w:numFmt w:val="bullet"/>
      <w:lvlText w:val=""/>
    </w:lvl>
    <w:lvl w:ilvl="8">
      <w:start w:val="1"/>
      <w:numFmt w:val="bullet"/>
      <w:lvlText w:val="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style w:type="paragraph" w:styleId="Normal">
    <w:name w:val="Normal"/>
  </w:style>
  <w:style w:type="paragraph" w:styleId="Heading1">
    <w:name w:val="heading 1"/>
    <w:basedOn w:val="Normal"/>
    <w:rPr>
      <w:b/>
    </w:rPr>
  </w:style>
  <w:style w:type="paragraph" w:styleId="Heading2">
    <w:name w:val="heading 2"/>
    <w:basedOn w:val="Normal"/>
    <w:rPr>
      <w:b/>
    </w:rPr>
  </w:style>
  <w:style w:type="paragraph" w:styleId="Heading3">
    <w:name w:val="heading 3"/>
    <w:basedOn w:val="Normal"/>
    <w:rPr>
      <w:b/>
    </w:rPr>
  </w:style>
  <w:style w:type="paragraph" w:styleId="Heading4">
    <w:name w:val="heading 4"/>
    <w:basedOn w:val="Normal"/>
    <w:rPr>
      <w:b/>
    </w:rPr>
  </w:style>
  <w:style w:type="paragraph" w:styleId="Heading5">
    <w:name w:val="heading 5"/>
    <w:basedOn w:val="Normal"/>
    <w:rPr>
      <w:b/>
    </w:rPr>
  </w:style>
  <w:style w:type="paragraph" w:styleId="Heading6">
    <w:name w:val="heading 6"/>
    <w:basedOn w:val="Normal"/>
    <w:rPr>
      <w:b/>
    </w:rPr>
  </w:style>
  <w:style w:type="paragraph" w:styleId="Heading7">
    <w:name w:val="heading 7"/>
    <w:basedOn w:val="Normal"/>
    <w:rPr>
      <w:b/>
    </w:rPr>
  </w:style>
  <w:style w:type="paragraph" w:styleId="Heading8">
    <w:name w:val="heading 8"/>
    <w:basedOn w:val="Normal"/>
    <w:rPr>
      <w:b/>
    </w:rPr>
  </w:style>
  <w:style w:type="paragraph" w:styleId="Heading9">
    <w:name w:val="heading 9"/>
    <w:basedOn w:val="Normal"/>
    <w:rPr>
      <w:b/>
    </w:rPr>
  </w:style>
  <w:style w:type="character" w:styleId="DefaultParagraphFont">
    <w:name w:val="Default Paragraph Font"/>
  </w:style>
  <w:style w:type="paragraph" w:styleId="Title">
    <w:name w:val="Title"/>
    <w:basedOn w:val="Normal"/>
  </w:style>
  <w:style w:type="paragraph" w:styleId="Subtitle">
    <w:name w:val="Subtitle"/>
    <w:basedOn w:val="Normal"/>
  </w:style>
  <w:style w:type="paragraph" w:styleId="caption">
    <w:name w:val="caption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u w:val="single"/>
    </w:rPr>
  </w:style>
  <w:style w:type="paragraph" w:styleId="ListParagraph">
    <w:name w:val="List Paragraph"/>
    <w:basedOn w:val="Normal"/>
  </w:style>
  <w:style w:type="paragraph" w:styleId="header">
    <w:name w:val="header"/>
    <w:basedOn w:val="Normal"/>
  </w:style>
  <w:style w:type="paragraph" w:styleId="toc1">
    <w:name w:val="toc 1"/>
    <w:basedOn w:val="Normal"/>
  </w:style>
  <w:style w:type="paragraph" w:styleId="toc2">
    <w:name w:val="toc 2"/>
    <w:basedOn w:val="Normal"/>
  </w:style>
</w:styles>
</file>

<file path=word/_rels/document.xml.rels><?xml version="1.0" encoding="UTF-8"?><Relationships xmlns="http://schemas.openxmlformats.org/package/2006/relationships"><Relationship Id="rId10" Type="http://schemas.openxmlformats.org/officeDocument/2006/relationships/hyperlink" Target="https://example.com/" TargetMode="External"/></Relationships>
</file>

<file path=docProps/core.xml><?xml version="1.0" encoding="utf-8"?>
<cp:coreProperties xmlns:cp="http://schemas.openxmlformats.org/package/2006/metadata/core-properties" xmlns:dc="http://purl.org/dc/elements/1.1/">
  <dc:title>Basics fixture</dc:title>
  <dc:creator>Emboss tests</dc:creator>
</cp:coreProperties>
</file>